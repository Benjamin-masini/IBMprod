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F4F" w:rsidRPr="001F2F4F" w:rsidRDefault="001F2F4F" w:rsidP="001F2F4F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1F2F4F">
        <w:rPr>
          <w:rFonts w:ascii="Times New Roman" w:eastAsia="Times New Roman" w:hAnsi="Times New Roman" w:cs="Times New Roman"/>
          <w:sz w:val="20"/>
          <w:szCs w:val="20"/>
          <w:lang w:eastAsia="fr-FR"/>
        </w:rPr>
        <w:fldChar w:fldCharType="begin"/>
      </w:r>
      <w:r w:rsidRPr="001F2F4F">
        <w:rPr>
          <w:rFonts w:ascii="Times New Roman" w:eastAsia="Times New Roman" w:hAnsi="Times New Roman" w:cs="Times New Roman"/>
          <w:sz w:val="20"/>
          <w:szCs w:val="20"/>
          <w:lang w:eastAsia="fr-FR"/>
        </w:rPr>
        <w:instrText xml:space="preserve"> HYPERLINK "https://askcodez.com/tags" </w:instrText>
      </w:r>
      <w:r w:rsidRPr="001F2F4F">
        <w:rPr>
          <w:rFonts w:ascii="Times New Roman" w:eastAsia="Times New Roman" w:hAnsi="Times New Roman" w:cs="Times New Roman"/>
          <w:sz w:val="20"/>
          <w:szCs w:val="20"/>
          <w:lang w:eastAsia="fr-FR"/>
        </w:rPr>
        <w:fldChar w:fldCharType="separate"/>
      </w:r>
      <w:r w:rsidRPr="001F2F4F">
        <w:rPr>
          <w:rFonts w:ascii="Times New Roman" w:eastAsia="Times New Roman" w:hAnsi="Times New Roman" w:cs="Times New Roman"/>
          <w:color w:val="FFFFFF"/>
          <w:sz w:val="27"/>
          <w:szCs w:val="27"/>
          <w:u w:val="single"/>
          <w:bdr w:val="none" w:sz="0" w:space="0" w:color="auto" w:frame="1"/>
          <w:lang w:eastAsia="fr-FR"/>
        </w:rPr>
        <w:t>Tags</w:t>
      </w:r>
      <w:r w:rsidRPr="001F2F4F">
        <w:rPr>
          <w:rFonts w:ascii="Times New Roman" w:eastAsia="Times New Roman" w:hAnsi="Times New Roman" w:cs="Times New Roman"/>
          <w:sz w:val="20"/>
          <w:szCs w:val="20"/>
          <w:lang w:eastAsia="fr-FR"/>
        </w:rPr>
        <w:fldChar w:fldCharType="end"/>
      </w:r>
    </w:p>
    <w:p w:rsidR="001F2F4F" w:rsidRPr="001F2F4F" w:rsidRDefault="001F2F4F" w:rsidP="001F2F4F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hyperlink r:id="rId5" w:history="1">
        <w:r w:rsidRPr="001F2F4F">
          <w:rPr>
            <w:rFonts w:ascii="Times New Roman" w:eastAsia="Times New Roman" w:hAnsi="Times New Roman" w:cs="Times New Roman"/>
            <w:color w:val="FFFFFF"/>
            <w:sz w:val="27"/>
            <w:szCs w:val="27"/>
            <w:u w:val="single"/>
            <w:bdr w:val="none" w:sz="0" w:space="0" w:color="auto" w:frame="1"/>
            <w:lang w:eastAsia="fr-FR"/>
          </w:rPr>
          <w:t>Politique de confidentialité</w:t>
        </w:r>
      </w:hyperlink>
    </w:p>
    <w:p w:rsidR="001F2F4F" w:rsidRPr="001F2F4F" w:rsidRDefault="001F2F4F" w:rsidP="001F2F4F">
      <w:p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sz w:val="39"/>
          <w:szCs w:val="39"/>
          <w:lang w:eastAsia="fr-FR"/>
        </w:rPr>
      </w:pPr>
      <w:hyperlink r:id="rId6" w:history="1">
        <w:r w:rsidRPr="001F2F4F">
          <w:rPr>
            <w:rFonts w:ascii="Times New Roman" w:eastAsia="Times New Roman" w:hAnsi="Times New Roman" w:cs="Times New Roman"/>
            <w:b/>
            <w:bCs/>
            <w:color w:val="FFFFFF"/>
            <w:sz w:val="39"/>
            <w:szCs w:val="39"/>
            <w:u w:val="single"/>
            <w:bdr w:val="none" w:sz="0" w:space="0" w:color="auto" w:frame="1"/>
            <w:lang w:eastAsia="fr-FR"/>
          </w:rPr>
          <w:t>Communauté en ligne pour les développeurs</w:t>
        </w:r>
      </w:hyperlink>
    </w:p>
    <w:p w:rsidR="001F2F4F" w:rsidRPr="001F2F4F" w:rsidRDefault="001F2F4F" w:rsidP="001F2F4F">
      <w:pPr>
        <w:pBdr>
          <w:bottom w:val="single" w:sz="6" w:space="0" w:color="E4E6E8"/>
        </w:pBdr>
        <w:shd w:val="clear" w:color="auto" w:fill="FFFFFF"/>
        <w:spacing w:before="150" w:after="0" w:line="324" w:lineRule="atLeast"/>
        <w:textAlignment w:val="baseline"/>
        <w:outlineLvl w:val="0"/>
        <w:rPr>
          <w:rFonts w:ascii="Arial" w:eastAsia="Times New Roman" w:hAnsi="Arial" w:cs="Arial"/>
          <w:color w:val="242424"/>
          <w:kern w:val="36"/>
          <w:sz w:val="36"/>
          <w:szCs w:val="36"/>
          <w:lang w:eastAsia="fr-FR"/>
        </w:rPr>
      </w:pPr>
      <w:r w:rsidRPr="001F2F4F">
        <w:rPr>
          <w:rFonts w:ascii="Arial" w:eastAsia="Times New Roman" w:hAnsi="Arial" w:cs="Arial"/>
          <w:color w:val="242424"/>
          <w:kern w:val="36"/>
          <w:sz w:val="36"/>
          <w:szCs w:val="36"/>
          <w:lang w:eastAsia="fr-FR"/>
        </w:rPr>
        <w:t>Partition d'entier (algorithme et récursivité)</w:t>
      </w:r>
    </w:p>
    <w:p w:rsidR="001F2F4F" w:rsidRPr="001F2F4F" w:rsidRDefault="001F2F4F" w:rsidP="001F2F4F">
      <w:pPr>
        <w:shd w:val="clear" w:color="auto" w:fill="FFFFFF"/>
        <w:spacing w:after="120" w:line="360" w:lineRule="atLeast"/>
        <w:textAlignment w:val="baseline"/>
        <w:rPr>
          <w:ins w:id="0" w:author="Unknown"/>
          <w:rFonts w:ascii="Arial" w:eastAsia="Times New Roman" w:hAnsi="Arial" w:cs="Arial"/>
          <w:color w:val="333333"/>
          <w:sz w:val="27"/>
          <w:szCs w:val="27"/>
          <w:bdr w:val="none" w:sz="0" w:space="0" w:color="auto" w:frame="1"/>
          <w:lang w:eastAsia="fr-FR"/>
        </w:rPr>
      </w:pPr>
      <w:ins w:id="1" w:author="Unknown">
        <w:r w:rsidRPr="001F2F4F">
          <w:rPr>
            <w:rFonts w:ascii="Arial" w:eastAsia="Times New Roman" w:hAnsi="Arial" w:cs="Arial"/>
            <w:color w:val="333333"/>
            <w:sz w:val="27"/>
            <w:szCs w:val="27"/>
            <w:lang w:eastAsia="fr-FR"/>
          </w:rPr>
          <w:t> </w:t>
        </w:r>
      </w:ins>
    </w:p>
    <w:p w:rsidR="001F2F4F" w:rsidRPr="001F2F4F" w:rsidRDefault="001F2F4F" w:rsidP="001F2F4F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Trouver combien de combinaisons d'une somme nombre (la variable </w:t>
      </w:r>
      <w:r w:rsidRPr="001F2F4F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dans le code). Ex.:</w:t>
      </w:r>
    </w:p>
    <w:p w:rsidR="001F2F4F" w:rsidRPr="001F2F4F" w:rsidRDefault="001F2F4F" w:rsidP="001F2F4F">
      <w:pPr>
        <w:shd w:val="clear" w:color="auto" w:fill="FFF8DC"/>
        <w:spacing w:after="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 = 1+1+1 = 2+1 = 3 =&gt; ans est 3</w:t>
      </w:r>
    </w:p>
    <w:p w:rsidR="001F2F4F" w:rsidRPr="001F2F4F" w:rsidRDefault="001F2F4F" w:rsidP="001F2F4F">
      <w:pPr>
        <w:shd w:val="clear" w:color="auto" w:fill="FFF8DC"/>
        <w:spacing w:after="15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5 = 5 = 4+1 = 3+2 = 3+1+1 = 2+2+1 = 2+1+1+1 = 1+1+1+1+1 =&gt; ans est de 7</w:t>
      </w:r>
    </w:p>
    <w:p w:rsidR="001F2F4F" w:rsidRPr="001F2F4F" w:rsidRDefault="001F2F4F" w:rsidP="001F2F4F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Dans l'exemple suivant, </w:t>
      </w:r>
      <w:r w:rsidRPr="001F2F4F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 le nombre maximum et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 la somme</w:t>
      </w: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,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br/>
        <w:t>le but est de trouver combien d' (somme) combinaison-t-il.</w:t>
      </w:r>
    </w:p>
    <w:p w:rsidR="001F2F4F" w:rsidRPr="001F2F4F" w:rsidRDefault="001F2F4F" w:rsidP="001F2F4F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Je veux juste savoir pourquoi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 m) = p(n, m - 1) + p(n - m,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?</w:t>
      </w:r>
    </w:p>
    <w:p w:rsidR="001F2F4F" w:rsidRPr="001F2F4F" w:rsidRDefault="001F2F4F" w:rsidP="001F2F4F">
      <w:pPr>
        <w:shd w:val="clear" w:color="auto" w:fill="FFFFFF"/>
        <w:spacing w:after="24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Le code ici: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int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p (int n, int m)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if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(n == m)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    return 1 +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n, m - 1);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if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(m == 0 || n &lt; 0)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return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0;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if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(n == 0 || m == 1)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return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1;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return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n, m - 1) + p(n - m, m);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}</w:t>
      </w:r>
    </w:p>
    <w:p w:rsidR="001F2F4F" w:rsidRPr="001F2F4F" w:rsidRDefault="001F2F4F" w:rsidP="001F2F4F">
      <w:pPr>
        <w:shd w:val="clear" w:color="auto" w:fill="FFFFFF"/>
        <w:spacing w:after="24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Apprécié!</w:t>
      </w:r>
    </w:p>
    <w:p w:rsidR="001F2F4F" w:rsidRPr="001F2F4F" w:rsidRDefault="001F2F4F" w:rsidP="001F2F4F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7" w:tgtFrame="_blank" w:history="1">
        <w:proofErr w:type="gramStart"/>
        <w:r w:rsidRPr="001F2F4F">
          <w:rPr>
            <w:rFonts w:ascii="Arial" w:eastAsia="Times New Roman" w:hAnsi="Arial" w:cs="Arial"/>
            <w:color w:val="0077CC"/>
            <w:sz w:val="18"/>
            <w:szCs w:val="18"/>
            <w:u w:val="single"/>
            <w:bdr w:val="none" w:sz="0" w:space="0" w:color="auto" w:frame="1"/>
            <w:lang w:eastAsia="fr-FR"/>
          </w:rPr>
          <w:t>source</w:t>
        </w:r>
        <w:proofErr w:type="gramEnd"/>
        <w:r w:rsidRPr="001F2F4F">
          <w:rPr>
            <w:rFonts w:ascii="Arial" w:eastAsia="Times New Roman" w:hAnsi="Arial" w:cs="Arial"/>
            <w:color w:val="0077CC"/>
            <w:sz w:val="18"/>
            <w:szCs w:val="18"/>
            <w:u w:val="single"/>
            <w:bdr w:val="none" w:sz="0" w:space="0" w:color="auto" w:frame="1"/>
            <w:lang w:eastAsia="fr-FR"/>
          </w:rPr>
          <w:t xml:space="preserve"> d'information</w:t>
        </w:r>
      </w:hyperlink>
      <w:r w:rsidRPr="001F2F4F">
        <w:rPr>
          <w:rFonts w:ascii="Arial" w:eastAsia="Times New Roman" w:hAnsi="Arial" w:cs="Arial"/>
          <w:color w:val="888888"/>
          <w:sz w:val="18"/>
          <w:szCs w:val="18"/>
          <w:bdr w:val="none" w:sz="0" w:space="0" w:color="auto" w:frame="1"/>
          <w:lang w:eastAsia="fr-FR"/>
        </w:rPr>
        <w:t>auteur </w:t>
      </w:r>
      <w:hyperlink r:id="rId8" w:tgtFrame="_blank" w:history="1">
        <w:r w:rsidRPr="001F2F4F">
          <w:rPr>
            <w:rFonts w:ascii="Arial" w:eastAsia="Times New Roman" w:hAnsi="Arial" w:cs="Arial"/>
            <w:color w:val="0077CC"/>
            <w:sz w:val="18"/>
            <w:szCs w:val="18"/>
            <w:u w:val="single"/>
            <w:bdr w:val="none" w:sz="0" w:space="0" w:color="auto" w:frame="1"/>
            <w:lang w:eastAsia="fr-FR"/>
          </w:rPr>
          <w:t>PlusA</w:t>
        </w:r>
      </w:hyperlink>
    </w:p>
    <w:p w:rsidR="001F2F4F" w:rsidRPr="001F2F4F" w:rsidRDefault="001F2F4F" w:rsidP="001F2F4F">
      <w:pPr>
        <w:shd w:val="clear" w:color="auto" w:fill="FFFFFF"/>
        <w:spacing w:after="150" w:line="36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9" w:history="1">
        <w:proofErr w:type="gramStart"/>
        <w:r w:rsidRPr="001F2F4F">
          <w:rPr>
            <w:rFonts w:ascii="Arial" w:eastAsia="Times New Roman" w:hAnsi="Arial" w:cs="Arial"/>
            <w:color w:val="036AB7"/>
            <w:sz w:val="18"/>
            <w:szCs w:val="18"/>
            <w:u w:val="single"/>
            <w:shd w:val="clear" w:color="auto" w:fill="E1ECF4"/>
            <w:lang w:eastAsia="fr-FR"/>
          </w:rPr>
          <w:t>algorithm</w:t>
        </w:r>
        <w:proofErr w:type="gramEnd"/>
      </w:hyperlink>
      <w:hyperlink r:id="rId10" w:history="1">
        <w:r w:rsidRPr="001F2F4F">
          <w:rPr>
            <w:rFonts w:ascii="Arial" w:eastAsia="Times New Roman" w:hAnsi="Arial" w:cs="Arial"/>
            <w:color w:val="036AB7"/>
            <w:sz w:val="18"/>
            <w:szCs w:val="18"/>
            <w:u w:val="single"/>
            <w:shd w:val="clear" w:color="auto" w:fill="E1ECF4"/>
            <w:lang w:eastAsia="fr-FR"/>
          </w:rPr>
          <w:t>integer-partition</w:t>
        </w:r>
      </w:hyperlink>
      <w:hyperlink r:id="rId11" w:history="1">
        <w:r w:rsidRPr="001F2F4F">
          <w:rPr>
            <w:rFonts w:ascii="Arial" w:eastAsia="Times New Roman" w:hAnsi="Arial" w:cs="Arial"/>
            <w:color w:val="036AB7"/>
            <w:sz w:val="18"/>
            <w:szCs w:val="18"/>
            <w:u w:val="single"/>
            <w:shd w:val="clear" w:color="auto" w:fill="E1ECF4"/>
            <w:lang w:eastAsia="fr-FR"/>
          </w:rPr>
          <w:t>recursion</w:t>
        </w:r>
      </w:hyperlink>
    </w:p>
    <w:p w:rsidR="001F2F4F" w:rsidRPr="001F2F4F" w:rsidRDefault="001F2F4F" w:rsidP="001F2F4F">
      <w:pPr>
        <w:numPr>
          <w:ilvl w:val="0"/>
          <w:numId w:val="2"/>
        </w:numPr>
        <w:pBdr>
          <w:top w:val="single" w:sz="6" w:space="9" w:color="E4E6E8"/>
          <w:left w:val="single" w:sz="6" w:space="11" w:color="E4E6E8"/>
          <w:bottom w:val="single" w:sz="6" w:space="0" w:color="E4E6E8"/>
          <w:right w:val="single" w:sz="6" w:space="11" w:color="E4E6E8"/>
        </w:pBdr>
        <w:shd w:val="clear" w:color="auto" w:fill="5FBA7D"/>
        <w:spacing w:before="315" w:after="105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FFFFFF"/>
          <w:sz w:val="36"/>
          <w:szCs w:val="36"/>
          <w:lang w:eastAsia="fr-FR"/>
        </w:rPr>
      </w:pPr>
      <w:r w:rsidRPr="001F2F4F">
        <w:rPr>
          <w:rFonts w:ascii="Arial" w:eastAsia="Times New Roman" w:hAnsi="Arial" w:cs="Arial"/>
          <w:b/>
          <w:bCs/>
          <w:color w:val="FFFFFF"/>
          <w:sz w:val="36"/>
          <w:szCs w:val="36"/>
          <w:lang w:eastAsia="fr-FR"/>
        </w:rPr>
        <w:t>17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D'envisager tous les moyens de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en ajoutant un nombre inférieur ou égal à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 Comme vous l'avez dit, nous appelons ce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 xml:space="preserve">. Par exemple, p(7,3)=8 car il y a 8 façons de faire 7 sur les numéros de moins de 3 comme indiqué ci-dessous: (Pour des raisons de simplicité, nous pouvons supposer que nous avons toujours </w:t>
      </w: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ajouter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 xml:space="preserve"> des numéros dans l'ordre du plus au moins)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3+3+1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3+2+2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lastRenderedPageBreak/>
        <w:t>3+2+1+1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3+1+1+1+1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2+2+2+1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2+2+1+1+1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2+1+1+1+1+1</w:t>
      </w:r>
    </w:p>
    <w:p w:rsidR="001F2F4F" w:rsidRPr="001F2F4F" w:rsidRDefault="001F2F4F" w:rsidP="001F2F4F">
      <w:pPr>
        <w:numPr>
          <w:ilvl w:val="1"/>
          <w:numId w:val="3"/>
        </w:numPr>
        <w:shd w:val="clear" w:color="auto" w:fill="FFFFFF"/>
        <w:spacing w:after="75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1+1+1+1+1+1+1</w:t>
      </w:r>
    </w:p>
    <w:p w:rsidR="001F2F4F" w:rsidRPr="001F2F4F" w:rsidRDefault="001F2F4F" w:rsidP="001F2F4F">
      <w:pPr>
        <w:shd w:val="clear" w:color="auto" w:fill="FFFFFF"/>
        <w:spacing w:after="24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Maintenant, nous pouvons diviser ces combinaisons en deux groupes:</w:t>
      </w:r>
    </w:p>
    <w:p w:rsidR="001F2F4F" w:rsidRPr="001F2F4F" w:rsidRDefault="001F2F4F" w:rsidP="001F2F4F">
      <w:pPr>
        <w:numPr>
          <w:ilvl w:val="1"/>
          <w:numId w:val="4"/>
        </w:numPr>
        <w:shd w:val="clear" w:color="auto" w:fill="FFFFFF"/>
        <w:spacing w:after="0" w:line="390" w:lineRule="atLeast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Combinaisons dont le premier élément est égal à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(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=3 dans notre exemple:)</w:t>
      </w:r>
    </w:p>
    <w:p w:rsidR="001F2F4F" w:rsidRPr="001F2F4F" w:rsidRDefault="001F2F4F" w:rsidP="001F2F4F">
      <w:pPr>
        <w:numPr>
          <w:ilvl w:val="2"/>
          <w:numId w:val="5"/>
        </w:numPr>
        <w:shd w:val="clear" w:color="auto" w:fill="FFFFFF"/>
        <w:spacing w:after="75" w:line="240" w:lineRule="auto"/>
        <w:ind w:left="912" w:hanging="36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3+3+1</w:t>
      </w:r>
    </w:p>
    <w:p w:rsidR="001F2F4F" w:rsidRPr="001F2F4F" w:rsidRDefault="001F2F4F" w:rsidP="001F2F4F">
      <w:pPr>
        <w:numPr>
          <w:ilvl w:val="2"/>
          <w:numId w:val="5"/>
        </w:numPr>
        <w:shd w:val="clear" w:color="auto" w:fill="FFFFFF"/>
        <w:spacing w:after="75" w:line="240" w:lineRule="auto"/>
        <w:ind w:left="912" w:hanging="36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3+2+2</w:t>
      </w:r>
    </w:p>
    <w:p w:rsidR="001F2F4F" w:rsidRPr="001F2F4F" w:rsidRDefault="001F2F4F" w:rsidP="001F2F4F">
      <w:pPr>
        <w:numPr>
          <w:ilvl w:val="2"/>
          <w:numId w:val="5"/>
        </w:numPr>
        <w:shd w:val="clear" w:color="auto" w:fill="FFFFFF"/>
        <w:spacing w:after="75" w:line="240" w:lineRule="auto"/>
        <w:ind w:left="912" w:hanging="36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3+2+1+1</w:t>
      </w:r>
    </w:p>
    <w:p w:rsidR="001F2F4F" w:rsidRPr="001F2F4F" w:rsidRDefault="001F2F4F" w:rsidP="001F2F4F">
      <w:pPr>
        <w:numPr>
          <w:ilvl w:val="2"/>
          <w:numId w:val="5"/>
        </w:numPr>
        <w:shd w:val="clear" w:color="auto" w:fill="FFFFFF"/>
        <w:spacing w:after="75" w:line="240" w:lineRule="auto"/>
        <w:ind w:left="912" w:hanging="36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3+1+1+1+1</w:t>
      </w:r>
    </w:p>
    <w:p w:rsidR="001F2F4F" w:rsidRPr="001F2F4F" w:rsidRDefault="001F2F4F" w:rsidP="001F2F4F">
      <w:pPr>
        <w:numPr>
          <w:ilvl w:val="1"/>
          <w:numId w:val="5"/>
        </w:numPr>
        <w:shd w:val="clear" w:color="auto" w:fill="FFFFFF"/>
        <w:spacing w:after="0" w:line="390" w:lineRule="atLeast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Combinaisons dont le premier élément est inférieur à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:</w:t>
      </w:r>
    </w:p>
    <w:p w:rsidR="001F2F4F" w:rsidRPr="001F2F4F" w:rsidRDefault="001F2F4F" w:rsidP="001F2F4F">
      <w:pPr>
        <w:numPr>
          <w:ilvl w:val="2"/>
          <w:numId w:val="6"/>
        </w:numPr>
        <w:shd w:val="clear" w:color="auto" w:fill="FFFFFF"/>
        <w:spacing w:after="75" w:line="240" w:lineRule="auto"/>
        <w:ind w:left="912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2+2+2+1</w:t>
      </w:r>
    </w:p>
    <w:p w:rsidR="001F2F4F" w:rsidRPr="001F2F4F" w:rsidRDefault="001F2F4F" w:rsidP="001F2F4F">
      <w:pPr>
        <w:numPr>
          <w:ilvl w:val="2"/>
          <w:numId w:val="6"/>
        </w:numPr>
        <w:shd w:val="clear" w:color="auto" w:fill="FFFFFF"/>
        <w:spacing w:after="75" w:line="240" w:lineRule="auto"/>
        <w:ind w:left="912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2+2+1+1+1</w:t>
      </w:r>
    </w:p>
    <w:p w:rsidR="001F2F4F" w:rsidRPr="001F2F4F" w:rsidRDefault="001F2F4F" w:rsidP="001F2F4F">
      <w:pPr>
        <w:numPr>
          <w:ilvl w:val="2"/>
          <w:numId w:val="6"/>
        </w:numPr>
        <w:shd w:val="clear" w:color="auto" w:fill="FFFFFF"/>
        <w:spacing w:after="75" w:line="240" w:lineRule="auto"/>
        <w:ind w:left="912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2+1+1+1+1+1</w:t>
      </w:r>
    </w:p>
    <w:p w:rsidR="001F2F4F" w:rsidRPr="001F2F4F" w:rsidRDefault="001F2F4F" w:rsidP="001F2F4F">
      <w:pPr>
        <w:numPr>
          <w:ilvl w:val="2"/>
          <w:numId w:val="6"/>
        </w:numPr>
        <w:shd w:val="clear" w:color="auto" w:fill="FFFFFF"/>
        <w:spacing w:after="75" w:line="240" w:lineRule="auto"/>
        <w:ind w:left="912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1+1+1+1+1+1+1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Parce que chaque membre de combinaisons de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sera soit dans le groupe 1 ou au Groupe 2, nous pouvons dire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p(n,m)=size(Group1) + size(Group2)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 Maintenant, si nous prouvons que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size(Group1)=p(n-m,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size(Group2)=p(n,m-1)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par substitution de nous rejoindre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p(n,m)=p(n-m,m)+p(n,m-1)</w:t>
      </w:r>
    </w:p>
    <w:p w:rsidR="001F2F4F" w:rsidRPr="001F2F4F" w:rsidRDefault="001F2F4F" w:rsidP="001F2F4F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33"/>
          <w:szCs w:val="33"/>
          <w:lang w:eastAsia="fr-FR"/>
        </w:rPr>
      </w:pPr>
      <w:r w:rsidRPr="001F2F4F">
        <w:rPr>
          <w:rFonts w:ascii="Arial" w:eastAsia="Times New Roman" w:hAnsi="Arial" w:cs="Arial"/>
          <w:b/>
          <w:bCs/>
          <w:color w:val="444444"/>
          <w:sz w:val="33"/>
          <w:szCs w:val="33"/>
          <w:lang w:eastAsia="fr-FR"/>
        </w:rPr>
        <w:t>Prouver pour </w:t>
      </w:r>
      <w:r w:rsidRPr="001F2F4F">
        <w:rPr>
          <w:rFonts w:ascii="Consolas" w:eastAsia="Times New Roman" w:hAnsi="Consolas" w:cs="Courier New"/>
          <w:color w:val="444444"/>
          <w:sz w:val="33"/>
          <w:szCs w:val="33"/>
          <w:bdr w:val="none" w:sz="0" w:space="0" w:color="auto" w:frame="1"/>
          <w:shd w:val="clear" w:color="auto" w:fill="EFF0F1"/>
          <w:lang w:eastAsia="fr-FR"/>
        </w:rPr>
        <w:t>size(Group1)=</w:t>
      </w:r>
      <w:proofErr w:type="gramStart"/>
      <w:r w:rsidRPr="001F2F4F">
        <w:rPr>
          <w:rFonts w:ascii="Consolas" w:eastAsia="Times New Roman" w:hAnsi="Consolas" w:cs="Courier New"/>
          <w:color w:val="444444"/>
          <w:sz w:val="33"/>
          <w:szCs w:val="33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444444"/>
          <w:sz w:val="33"/>
          <w:szCs w:val="33"/>
          <w:bdr w:val="none" w:sz="0" w:space="0" w:color="auto" w:frame="1"/>
          <w:shd w:val="clear" w:color="auto" w:fill="EFF0F1"/>
          <w:lang w:eastAsia="fr-FR"/>
        </w:rPr>
        <w:t>n-m, m)</w:t>
      </w:r>
      <w:r w:rsidRPr="001F2F4F">
        <w:rPr>
          <w:rFonts w:ascii="Arial" w:eastAsia="Times New Roman" w:hAnsi="Arial" w:cs="Arial"/>
          <w:b/>
          <w:bCs/>
          <w:color w:val="444444"/>
          <w:sz w:val="33"/>
          <w:szCs w:val="33"/>
          <w:lang w:eastAsia="fr-FR"/>
        </w:rPr>
        <w:t>: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Par définition précitée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 le nombre de façons de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en ajoutant un nombre inférieur ou égal à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</w:t>
      </w:r>
    </w:p>
    <w:p w:rsidR="001F2F4F" w:rsidRPr="001F2F4F" w:rsidRDefault="001F2F4F" w:rsidP="001F2F4F">
      <w:pPr>
        <w:numPr>
          <w:ilvl w:val="1"/>
          <w:numId w:val="7"/>
        </w:numPr>
        <w:shd w:val="clear" w:color="auto" w:fill="FFFFFF"/>
        <w:spacing w:after="0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Si vous ajoutez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pour chaque combinaison de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il en résultera un membre du Groupe1. donc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 m) &lt;= size(Group1)</w:t>
      </w:r>
    </w:p>
    <w:p w:rsidR="001F2F4F" w:rsidRPr="001F2F4F" w:rsidRDefault="001F2F4F" w:rsidP="001F2F4F">
      <w:pPr>
        <w:numPr>
          <w:ilvl w:val="1"/>
          <w:numId w:val="7"/>
        </w:numPr>
        <w:shd w:val="clear" w:color="auto" w:fill="FFFFFF"/>
        <w:spacing w:after="0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Si vous supprimez la première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de chaque membre du Groupe 1, il en résulte une combinaison de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 donc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 xml:space="preserve">size(Group1) &lt;= 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 m)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 xml:space="preserve">=&gt; size(Group1) = 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 Dans notre exemple:</w:t>
      </w:r>
    </w:p>
    <w:p w:rsidR="001F2F4F" w:rsidRPr="001F2F4F" w:rsidRDefault="001F2F4F" w:rsidP="001F2F4F">
      <w:pPr>
        <w:shd w:val="clear" w:color="auto" w:fill="FFFFFF"/>
        <w:spacing w:after="24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 xml:space="preserve">Groupe1 &lt;===correspondance===&gt; </w:t>
      </w: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p(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4, 3) :</w:t>
      </w:r>
    </w:p>
    <w:p w:rsidR="001F2F4F" w:rsidRPr="001F2F4F" w:rsidRDefault="001F2F4F" w:rsidP="001F2F4F">
      <w:pPr>
        <w:numPr>
          <w:ilvl w:val="1"/>
          <w:numId w:val="8"/>
        </w:numPr>
        <w:shd w:val="clear" w:color="auto" w:fill="FFFFFF"/>
        <w:spacing w:after="0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7=3+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3+1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&lt;===========&gt;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3+1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=4</w:t>
      </w:r>
    </w:p>
    <w:p w:rsidR="001F2F4F" w:rsidRPr="001F2F4F" w:rsidRDefault="001F2F4F" w:rsidP="001F2F4F">
      <w:pPr>
        <w:numPr>
          <w:ilvl w:val="1"/>
          <w:numId w:val="8"/>
        </w:numPr>
        <w:shd w:val="clear" w:color="auto" w:fill="FFFFFF"/>
        <w:spacing w:after="0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7=3+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2+2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&lt;===========&gt;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2+2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=4</w:t>
      </w:r>
    </w:p>
    <w:p w:rsidR="001F2F4F" w:rsidRPr="001F2F4F" w:rsidRDefault="001F2F4F" w:rsidP="001F2F4F">
      <w:pPr>
        <w:numPr>
          <w:ilvl w:val="1"/>
          <w:numId w:val="8"/>
        </w:numPr>
        <w:shd w:val="clear" w:color="auto" w:fill="FFFFFF"/>
        <w:spacing w:after="0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7=3+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2+1+1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&lt;=======&gt;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2+1+1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=4</w:t>
      </w:r>
    </w:p>
    <w:p w:rsidR="001F2F4F" w:rsidRPr="001F2F4F" w:rsidRDefault="001F2F4F" w:rsidP="001F2F4F">
      <w:pPr>
        <w:numPr>
          <w:ilvl w:val="1"/>
          <w:numId w:val="8"/>
        </w:numPr>
        <w:shd w:val="clear" w:color="auto" w:fill="FFFFFF"/>
        <w:spacing w:after="0" w:line="240" w:lineRule="auto"/>
        <w:ind w:left="456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lastRenderedPageBreak/>
        <w:t>7=3+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1+1+1+1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&lt;===&gt;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1+1+1+1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=4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Il existe donc une étroite correspondance entre un membre de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et Groupe1 et leur taille est égale.</w:t>
      </w:r>
    </w:p>
    <w:p w:rsidR="001F2F4F" w:rsidRPr="001F2F4F" w:rsidRDefault="001F2F4F" w:rsidP="001F2F4F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444444"/>
          <w:sz w:val="33"/>
          <w:szCs w:val="33"/>
          <w:lang w:eastAsia="fr-FR"/>
        </w:rPr>
      </w:pPr>
      <w:r w:rsidRPr="001F2F4F">
        <w:rPr>
          <w:rFonts w:ascii="Arial" w:eastAsia="Times New Roman" w:hAnsi="Arial" w:cs="Arial"/>
          <w:b/>
          <w:bCs/>
          <w:color w:val="444444"/>
          <w:sz w:val="33"/>
          <w:szCs w:val="33"/>
          <w:lang w:eastAsia="fr-FR"/>
        </w:rPr>
        <w:t>Prouver pour </w:t>
      </w:r>
      <w:r w:rsidRPr="001F2F4F">
        <w:rPr>
          <w:rFonts w:ascii="Consolas" w:eastAsia="Times New Roman" w:hAnsi="Consolas" w:cs="Courier New"/>
          <w:color w:val="444444"/>
          <w:sz w:val="33"/>
          <w:szCs w:val="33"/>
          <w:bdr w:val="none" w:sz="0" w:space="0" w:color="auto" w:frame="1"/>
          <w:shd w:val="clear" w:color="auto" w:fill="EFF0F1"/>
          <w:lang w:eastAsia="fr-FR"/>
        </w:rPr>
        <w:t>size(Group2)=</w:t>
      </w:r>
      <w:proofErr w:type="gramStart"/>
      <w:r w:rsidRPr="001F2F4F">
        <w:rPr>
          <w:rFonts w:ascii="Consolas" w:eastAsia="Times New Roman" w:hAnsi="Consolas" w:cs="Courier New"/>
          <w:color w:val="444444"/>
          <w:sz w:val="33"/>
          <w:szCs w:val="33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444444"/>
          <w:sz w:val="33"/>
          <w:szCs w:val="33"/>
          <w:bdr w:val="none" w:sz="0" w:space="0" w:color="auto" w:frame="1"/>
          <w:shd w:val="clear" w:color="auto" w:fill="EFF0F1"/>
          <w:lang w:eastAsia="fr-FR"/>
        </w:rPr>
        <w:t>n, m-1)</w:t>
      </w:r>
      <w:r w:rsidRPr="001F2F4F">
        <w:rPr>
          <w:rFonts w:ascii="Arial" w:eastAsia="Times New Roman" w:hAnsi="Arial" w:cs="Arial"/>
          <w:b/>
          <w:bCs/>
          <w:color w:val="444444"/>
          <w:sz w:val="33"/>
          <w:szCs w:val="33"/>
          <w:lang w:eastAsia="fr-FR"/>
        </w:rPr>
        <w:t>: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Par définition,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n,m-1)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 le nombre de façons de résultat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en ajoutant un nombre inférieur ou égal à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m-1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(moins de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). Si vous relisez la définition du Groupe2, vous verrez que ces deux définitions sont les mêmes que les uns les autres.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 xml:space="preserve">=&gt; size(Group2) = 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 m-1)</w:t>
      </w:r>
    </w:p>
    <w:p w:rsidR="001F2F4F" w:rsidRPr="001F2F4F" w:rsidRDefault="001F2F4F" w:rsidP="001F2F4F">
      <w:pPr>
        <w:numPr>
          <w:ilvl w:val="0"/>
          <w:numId w:val="8"/>
        </w:numPr>
        <w:pBdr>
          <w:top w:val="single" w:sz="6" w:space="9" w:color="E4E6E8"/>
          <w:left w:val="single" w:sz="6" w:space="11" w:color="E4E6E8"/>
          <w:bottom w:val="single" w:sz="6" w:space="0" w:color="E4E6E8"/>
          <w:right w:val="single" w:sz="6" w:space="11" w:color="E4E6E8"/>
        </w:pBdr>
        <w:shd w:val="clear" w:color="auto" w:fill="EFF0F1"/>
        <w:spacing w:before="315" w:after="105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333333"/>
          <w:sz w:val="36"/>
          <w:szCs w:val="36"/>
          <w:lang w:eastAsia="fr-FR"/>
        </w:rPr>
      </w:pPr>
      <w:r w:rsidRPr="001F2F4F">
        <w:rPr>
          <w:rFonts w:ascii="Arial" w:eastAsia="Times New Roman" w:hAnsi="Arial" w:cs="Arial"/>
          <w:b/>
          <w:bCs/>
          <w:color w:val="333333"/>
          <w:sz w:val="36"/>
          <w:szCs w:val="36"/>
          <w:lang w:eastAsia="fr-FR"/>
        </w:rPr>
        <w:t>4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Première pour plus que ce que vous voulez savoir sur cette fonction, voir </w:t>
      </w:r>
      <w:hyperlink r:id="rId12" w:tgtFrame="_blank" w:history="1">
        <w:r w:rsidRPr="001F2F4F">
          <w:rPr>
            <w:rFonts w:ascii="Arial" w:eastAsia="Times New Roman" w:hAnsi="Arial" w:cs="Arial"/>
            <w:color w:val="0077CC"/>
            <w:sz w:val="27"/>
            <w:szCs w:val="27"/>
            <w:u w:val="single"/>
            <w:bdr w:val="none" w:sz="0" w:space="0" w:color="auto" w:frame="1"/>
            <w:lang w:eastAsia="fr-FR"/>
          </w:rPr>
          <w:t>http://mathworld.wolfram.com/PartitionFunctionP.html</w:t>
        </w:r>
      </w:hyperlink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Que pour cette formule, n'oubliez pas que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 définie comme le nombre de partitions de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dont les membres les plus importants, est d'au plus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Donc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 le nombre de partitions de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dont les membres les plus importants, est d'au plus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 Permettez-nous de les diviser selon que les membres les plus importants, est en fait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Le nombre de partitions dont les membres les plus importants, est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 le nombre de façons de remplir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 = m + ...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qui est le nombre de partitions de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dont les membres les plus importants, est d'au plus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qui, par définition, est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Le nombre de partitions de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dont les membres les plus importants, est d'au plus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m-1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est, par définition</w:t>
      </w: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,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(n, m-1)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Donc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 m) = p(n-m, m) + p(n, m-1)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</w:t>
      </w:r>
    </w:p>
    <w:p w:rsidR="001F2F4F" w:rsidRPr="001F2F4F" w:rsidRDefault="001F2F4F" w:rsidP="001F2F4F">
      <w:pPr>
        <w:numPr>
          <w:ilvl w:val="0"/>
          <w:numId w:val="8"/>
        </w:numPr>
        <w:pBdr>
          <w:top w:val="single" w:sz="6" w:space="9" w:color="E4E6E8"/>
          <w:left w:val="single" w:sz="6" w:space="11" w:color="E4E6E8"/>
          <w:bottom w:val="single" w:sz="6" w:space="0" w:color="E4E6E8"/>
          <w:right w:val="single" w:sz="6" w:space="11" w:color="E4E6E8"/>
        </w:pBdr>
        <w:shd w:val="clear" w:color="auto" w:fill="EFF0F1"/>
        <w:spacing w:before="315" w:after="105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333333"/>
          <w:sz w:val="36"/>
          <w:szCs w:val="36"/>
          <w:lang w:eastAsia="fr-FR"/>
        </w:rPr>
      </w:pPr>
      <w:r w:rsidRPr="001F2F4F">
        <w:rPr>
          <w:rFonts w:ascii="Arial" w:eastAsia="Times New Roman" w:hAnsi="Arial" w:cs="Arial"/>
          <w:b/>
          <w:bCs/>
          <w:color w:val="333333"/>
          <w:sz w:val="36"/>
          <w:szCs w:val="36"/>
          <w:lang w:eastAsia="fr-FR"/>
        </w:rPr>
        <w:t>3</w:t>
      </w:r>
    </w:p>
    <w:p w:rsidR="001F2F4F" w:rsidRPr="001F2F4F" w:rsidRDefault="001F2F4F" w:rsidP="001F2F4F">
      <w:pPr>
        <w:numPr>
          <w:ilvl w:val="0"/>
          <w:numId w:val="8"/>
        </w:numPr>
        <w:shd w:val="clear" w:color="auto" w:fill="EFF0F1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    /0 (k&gt;n)</w:t>
      </w:r>
    </w:p>
    <w:p w:rsidR="001F2F4F" w:rsidRPr="001F2F4F" w:rsidRDefault="001F2F4F" w:rsidP="001F2F4F">
      <w:pPr>
        <w:numPr>
          <w:ilvl w:val="0"/>
          <w:numId w:val="8"/>
        </w:numPr>
        <w:shd w:val="clear" w:color="auto" w:fill="EFF0F1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k,n)={  1 (k=n)</w:t>
      </w:r>
    </w:p>
    <w:p w:rsidR="001F2F4F" w:rsidRPr="001F2F4F" w:rsidRDefault="001F2F4F" w:rsidP="001F2F4F">
      <w:pPr>
        <w:numPr>
          <w:ilvl w:val="0"/>
          <w:numId w:val="8"/>
        </w:numPr>
        <w:shd w:val="clear" w:color="auto" w:fill="EFF0F1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    \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k+1,n)+p(k,n-k) (k&lt;n)</w:t>
      </w:r>
    </w:p>
    <w:p w:rsidR="001F2F4F" w:rsidRPr="001F2F4F" w:rsidRDefault="001F2F4F" w:rsidP="001F2F4F">
      <w:pPr>
        <w:shd w:val="clear" w:color="auto" w:fill="FFFFFF"/>
        <w:spacing w:after="24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 xml:space="preserve">Nombre de partitions de n est </w:t>
      </w: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p(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1,n).</w:t>
      </w:r>
    </w:p>
    <w:p w:rsidR="001F2F4F" w:rsidRPr="001F2F4F" w:rsidRDefault="001F2F4F" w:rsidP="001F2F4F">
      <w:pPr>
        <w:shd w:val="clear" w:color="auto" w:fill="FFFFFF"/>
        <w:spacing w:after="24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p(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k,n) est le nombre de partitions de n,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br/>
        <w:t>permettant seulement addends &gt;=k.</w:t>
      </w:r>
    </w:p>
    <w:p w:rsidR="001F2F4F" w:rsidRPr="001F2F4F" w:rsidRDefault="001F2F4F" w:rsidP="001F2F4F">
      <w:pPr>
        <w:shd w:val="clear" w:color="auto" w:fill="FFFFFF"/>
        <w:spacing w:after="24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lastRenderedPageBreak/>
        <w:t>Comme l'OP est récursif de la formule, il ajoute (comme luiges90 mettre) un par un (avec l'ajout de l'inefficacité de nombreux zéros). Heureusement, cependant, il peut être calculé à l'intérieur d'un tableau avec une grande vitesse: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#include &lt;stdio.h&gt;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/* 406 is the largest n for which p(n) fits in 64 bits */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#define MAX 406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long long int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pArray[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MAX][MAX];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/* Emulate array starting at 1: */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#define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k,n) pArray[k-1][n-1]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int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main(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int argc, char **argv) 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int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n, k;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for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(n = 1; n &lt; MAX; n++) 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for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(k = n; k &gt; 0; k--) 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if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(k &gt; n) 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k, n) = 0;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}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else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if (k == n) 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k, n) = 1;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}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else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k, n) = p(k, n-k)+p(k+1, n);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 }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}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}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for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(n = 1; n &lt; MAX; n++) {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 </w:t>
      </w: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printf(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"p(%d)=%lld\n", n, p(1,n));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 xml:space="preserve"> }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}</w:t>
      </w:r>
    </w:p>
    <w:p w:rsidR="001F2F4F" w:rsidRPr="001F2F4F" w:rsidRDefault="001F2F4F" w:rsidP="001F2F4F">
      <w:pPr>
        <w:numPr>
          <w:ilvl w:val="0"/>
          <w:numId w:val="8"/>
        </w:numPr>
        <w:pBdr>
          <w:top w:val="single" w:sz="6" w:space="9" w:color="E4E6E8"/>
          <w:left w:val="single" w:sz="6" w:space="11" w:color="E4E6E8"/>
          <w:bottom w:val="single" w:sz="6" w:space="0" w:color="E4E6E8"/>
          <w:right w:val="single" w:sz="6" w:space="11" w:color="E4E6E8"/>
        </w:pBdr>
        <w:shd w:val="clear" w:color="auto" w:fill="EFF0F1"/>
        <w:spacing w:before="315" w:after="105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333333"/>
          <w:sz w:val="36"/>
          <w:szCs w:val="36"/>
          <w:lang w:eastAsia="fr-FR"/>
        </w:rPr>
      </w:pPr>
      <w:r w:rsidRPr="001F2F4F">
        <w:rPr>
          <w:rFonts w:ascii="Arial" w:eastAsia="Times New Roman" w:hAnsi="Arial" w:cs="Arial"/>
          <w:b/>
          <w:bCs/>
          <w:color w:val="333333"/>
          <w:sz w:val="36"/>
          <w:szCs w:val="36"/>
          <w:lang w:eastAsia="fr-FR"/>
        </w:rPr>
        <w:t>2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Désigner </w:t>
      </w:r>
      <w:proofErr w:type="gramStart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n, m)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que le nombre de toutes les combinaisons dont la somme est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et chaque addend est inférieure ou égale à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 Le point clé ici est de prouver l'équation récursive:</w:t>
      </w:r>
    </w:p>
    <w:p w:rsidR="001F2F4F" w:rsidRPr="001F2F4F" w:rsidRDefault="001F2F4F" w:rsidP="001F2F4F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</w:pPr>
      <w:proofErr w:type="gramStart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p(</w:t>
      </w:r>
      <w:proofErr w:type="gramEnd"/>
      <w:r w:rsidRPr="001F2F4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FF0F1"/>
          <w:lang w:eastAsia="fr-FR"/>
        </w:rPr>
        <w:t>n, m) - p(n, m - 1) = p(n-m, m)          (1)</w:t>
      </w:r>
    </w:p>
    <w:p w:rsidR="001F2F4F" w:rsidRPr="001F2F4F" w:rsidRDefault="001F2F4F" w:rsidP="001F2F4F">
      <w:pPr>
        <w:shd w:val="clear" w:color="auto" w:fill="FFFFFF"/>
        <w:spacing w:after="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 xml:space="preserve">Le côté gauche de (1) est la différence de </w:t>
      </w: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p(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n, m) et p(n, m - 1), qui sont au nombre de toutes les combinaisons qui contient au moins un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comme addend, et les restes de la somme est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n-m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(de sorte que l'ensemble est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n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), d'ailleurs chaque addend est inférieure ou égale à </w:t>
      </w:r>
      <w:r w:rsidRPr="001F2F4F">
        <w:rPr>
          <w:rFonts w:ascii="Consolas" w:eastAsia="Times New Roman" w:hAnsi="Consolas" w:cs="Courier New"/>
          <w:color w:val="333333"/>
          <w:sz w:val="27"/>
          <w:szCs w:val="27"/>
          <w:bdr w:val="none" w:sz="0" w:space="0" w:color="auto" w:frame="1"/>
          <w:shd w:val="clear" w:color="auto" w:fill="EFF0F1"/>
          <w:lang w:eastAsia="fr-FR"/>
        </w:rPr>
        <w:t>m</w:t>
      </w: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. Mais que signifie exactement p(n-m, m), qui est le côté droit de (1).</w:t>
      </w:r>
    </w:p>
    <w:p w:rsidR="001F2F4F" w:rsidRPr="001F2F4F" w:rsidRDefault="001F2F4F" w:rsidP="001F2F4F">
      <w:pPr>
        <w:shd w:val="clear" w:color="auto" w:fill="FFFFFF"/>
        <w:spacing w:after="240" w:line="390" w:lineRule="atLeast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lastRenderedPageBreak/>
        <w:t xml:space="preserve">Évidemment, la réponse de la question doit être </w:t>
      </w:r>
      <w:proofErr w:type="gramStart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p(</w:t>
      </w:r>
      <w:proofErr w:type="gramEnd"/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n, n).</w:t>
      </w:r>
    </w:p>
    <w:p w:rsidR="001F2F4F" w:rsidRPr="001F2F4F" w:rsidRDefault="001F2F4F" w:rsidP="001F2F4F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Vous devez </w:t>
      </w:r>
      <w:hyperlink r:id="rId13" w:history="1">
        <w:r w:rsidRPr="001F2F4F">
          <w:rPr>
            <w:rFonts w:ascii="Arial" w:eastAsia="Times New Roman" w:hAnsi="Arial" w:cs="Arial"/>
            <w:color w:val="0077CC"/>
            <w:sz w:val="27"/>
            <w:szCs w:val="27"/>
            <w:u w:val="single"/>
            <w:bdr w:val="none" w:sz="0" w:space="0" w:color="auto" w:frame="1"/>
            <w:lang w:eastAsia="fr-FR"/>
          </w:rPr>
          <w:t>vous connecter</w:t>
        </w:r>
      </w:hyperlink>
      <w:r w:rsidRPr="001F2F4F">
        <w:rPr>
          <w:rFonts w:ascii="Arial" w:eastAsia="Times New Roman" w:hAnsi="Arial" w:cs="Arial"/>
          <w:color w:val="333333"/>
          <w:sz w:val="27"/>
          <w:szCs w:val="27"/>
          <w:lang w:eastAsia="fr-FR"/>
        </w:rPr>
        <w:t> pour publier un commentaire.</w:t>
      </w:r>
    </w:p>
    <w:p w:rsidR="001F2F4F" w:rsidRPr="001F2F4F" w:rsidRDefault="001F2F4F" w:rsidP="001F2F4F">
      <w:pPr>
        <w:shd w:val="clear" w:color="auto" w:fill="FFFFFF"/>
        <w:spacing w:after="0" w:line="330" w:lineRule="atLeast"/>
        <w:textAlignment w:val="baseline"/>
        <w:rPr>
          <w:rFonts w:ascii="Arial" w:eastAsia="Times New Roman" w:hAnsi="Arial" w:cs="Arial"/>
          <w:b/>
          <w:bCs/>
          <w:color w:val="333333"/>
          <w:sz w:val="33"/>
          <w:szCs w:val="33"/>
          <w:lang w:eastAsia="fr-FR"/>
        </w:rPr>
      </w:pPr>
      <w:r w:rsidRPr="001F2F4F">
        <w:rPr>
          <w:rFonts w:ascii="Arial" w:eastAsia="Times New Roman" w:hAnsi="Arial" w:cs="Arial"/>
          <w:b/>
          <w:bCs/>
          <w:noProof/>
          <w:color w:val="333333"/>
          <w:sz w:val="33"/>
          <w:szCs w:val="33"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askcodez.com/images/doneans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32A54" id="Rectangle 1" o:spid="_x0000_s1026" alt="https://askcodez.com/images/doneansw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dgxOk0AIAAOg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 w:rsidRPr="001F2F4F">
        <w:rPr>
          <w:rFonts w:ascii="Arial" w:eastAsia="Times New Roman" w:hAnsi="Arial" w:cs="Arial"/>
          <w:b/>
          <w:bCs/>
          <w:color w:val="333333"/>
          <w:sz w:val="33"/>
          <w:szCs w:val="33"/>
          <w:lang w:eastAsia="fr-FR"/>
        </w:rPr>
        <w:t>4 réponses</w:t>
      </w:r>
    </w:p>
    <w:p w:rsidR="001F2F4F" w:rsidRPr="001F2F4F" w:rsidRDefault="001F2F4F" w:rsidP="001F2F4F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caps/>
          <w:color w:val="FFFFFF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aps/>
          <w:color w:val="FFFFFF"/>
          <w:sz w:val="27"/>
          <w:szCs w:val="27"/>
          <w:lang w:eastAsia="fr-FR"/>
        </w:rPr>
        <w:t>INTÉRESSANT</w:t>
      </w:r>
    </w:p>
    <w:p w:rsidR="001F2F4F" w:rsidRPr="001F2F4F" w:rsidRDefault="001F2F4F" w:rsidP="001F2F4F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caps/>
          <w:color w:val="FFFFFF"/>
          <w:sz w:val="27"/>
          <w:szCs w:val="27"/>
          <w:lang w:eastAsia="fr-FR"/>
        </w:rPr>
      </w:pPr>
      <w:r w:rsidRPr="001F2F4F">
        <w:rPr>
          <w:rFonts w:ascii="Arial" w:eastAsia="Times New Roman" w:hAnsi="Arial" w:cs="Arial"/>
          <w:caps/>
          <w:color w:val="FFFFFF"/>
          <w:sz w:val="27"/>
          <w:szCs w:val="27"/>
          <w:lang w:eastAsia="fr-FR"/>
        </w:rPr>
        <w:t>LES DERNIERS DOSSIERS</w:t>
      </w:r>
    </w:p>
    <w:p w:rsidR="001F2F4F" w:rsidRPr="001F2F4F" w:rsidRDefault="001F2F4F" w:rsidP="001F2F4F">
      <w:pPr>
        <w:numPr>
          <w:ilvl w:val="1"/>
          <w:numId w:val="9"/>
        </w:numPr>
        <w:shd w:val="clear" w:color="auto" w:fill="9E9E9E"/>
        <w:spacing w:after="0" w:line="240" w:lineRule="auto"/>
        <w:ind w:left="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14" w:tooltip="Problème de mise à l" w:history="1">
        <w:r w:rsidRPr="001F2F4F">
          <w:rPr>
            <w:rFonts w:ascii="Arial" w:eastAsia="Times New Roman" w:hAnsi="Arial" w:cs="Arial"/>
            <w:color w:val="222222"/>
            <w:sz w:val="27"/>
            <w:szCs w:val="27"/>
            <w:u w:val="single"/>
            <w:bdr w:val="none" w:sz="0" w:space="0" w:color="auto" w:frame="1"/>
            <w:lang w:eastAsia="fr-FR"/>
          </w:rPr>
          <w:t>Problème de mise à l'échelle des images de toile HTML5</w:t>
        </w:r>
      </w:hyperlink>
    </w:p>
    <w:p w:rsidR="001F2F4F" w:rsidRPr="001F2F4F" w:rsidRDefault="001F2F4F" w:rsidP="001F2F4F">
      <w:pPr>
        <w:numPr>
          <w:ilvl w:val="1"/>
          <w:numId w:val="9"/>
        </w:numPr>
        <w:shd w:val="clear" w:color="auto" w:fill="9E9E9E"/>
        <w:spacing w:after="0" w:line="240" w:lineRule="auto"/>
        <w:ind w:left="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15" w:tooltip="Est-il préférable d" w:history="1">
        <w:r w:rsidRPr="001F2F4F">
          <w:rPr>
            <w:rFonts w:ascii="Arial" w:eastAsia="Times New Roman" w:hAnsi="Arial" w:cs="Arial"/>
            <w:color w:val="222222"/>
            <w:sz w:val="27"/>
            <w:szCs w:val="27"/>
            <w:u w:val="single"/>
            <w:bdr w:val="none" w:sz="0" w:space="0" w:color="auto" w:frame="1"/>
            <w:lang w:eastAsia="fr-FR"/>
          </w:rPr>
          <w:t>Est-il préférable d'utiliser class.isEnum () ou instanceof Enum?</w:t>
        </w:r>
      </w:hyperlink>
    </w:p>
    <w:p w:rsidR="001F2F4F" w:rsidRPr="001F2F4F" w:rsidRDefault="001F2F4F" w:rsidP="001F2F4F">
      <w:pPr>
        <w:numPr>
          <w:ilvl w:val="1"/>
          <w:numId w:val="9"/>
        </w:numPr>
        <w:shd w:val="clear" w:color="auto" w:fill="9E9E9E"/>
        <w:spacing w:after="0" w:line="240" w:lineRule="auto"/>
        <w:ind w:left="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16" w:tooltip="Jersey - Comment simuler le service" w:history="1">
        <w:r w:rsidRPr="001F2F4F">
          <w:rPr>
            <w:rFonts w:ascii="Arial" w:eastAsia="Times New Roman" w:hAnsi="Arial" w:cs="Arial"/>
            <w:color w:val="222222"/>
            <w:sz w:val="27"/>
            <w:szCs w:val="27"/>
            <w:u w:val="single"/>
            <w:bdr w:val="none" w:sz="0" w:space="0" w:color="auto" w:frame="1"/>
            <w:lang w:eastAsia="fr-FR"/>
          </w:rPr>
          <w:t>Jersey - Comment simuler le service</w:t>
        </w:r>
      </w:hyperlink>
    </w:p>
    <w:p w:rsidR="001F2F4F" w:rsidRPr="001F2F4F" w:rsidRDefault="001F2F4F" w:rsidP="001F2F4F">
      <w:pPr>
        <w:numPr>
          <w:ilvl w:val="1"/>
          <w:numId w:val="9"/>
        </w:numPr>
        <w:shd w:val="clear" w:color="auto" w:fill="9E9E9E"/>
        <w:spacing w:after="0" w:line="240" w:lineRule="auto"/>
        <w:ind w:left="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17" w:tooltip="Comment puis-je générer des nombres aléatoires dans Android et les afficher dans un champ textView? L" w:history="1">
        <w:r w:rsidRPr="001F2F4F">
          <w:rPr>
            <w:rFonts w:ascii="Arial" w:eastAsia="Times New Roman" w:hAnsi="Arial" w:cs="Arial"/>
            <w:color w:val="222222"/>
            <w:sz w:val="27"/>
            <w:szCs w:val="27"/>
            <w:u w:val="single"/>
            <w:bdr w:val="none" w:sz="0" w:space="0" w:color="auto" w:frame="1"/>
            <w:lang w:eastAsia="fr-FR"/>
          </w:rPr>
          <w:t>Comment puis-je générer des nombres aléatoires dans Android et les afficher dans un champ textView? L'utilisateur est celui qui choisit max no et min no?</w:t>
        </w:r>
      </w:hyperlink>
    </w:p>
    <w:p w:rsidR="001F2F4F" w:rsidRPr="001F2F4F" w:rsidRDefault="001F2F4F" w:rsidP="001F2F4F">
      <w:pPr>
        <w:numPr>
          <w:ilvl w:val="1"/>
          <w:numId w:val="9"/>
        </w:numPr>
        <w:shd w:val="clear" w:color="auto" w:fill="9E9E9E"/>
        <w:spacing w:after="0" w:line="240" w:lineRule="auto"/>
        <w:ind w:left="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18" w:tooltip="Créer un triangle avec CSS?" w:history="1">
        <w:r w:rsidRPr="001F2F4F">
          <w:rPr>
            <w:rFonts w:ascii="Arial" w:eastAsia="Times New Roman" w:hAnsi="Arial" w:cs="Arial"/>
            <w:color w:val="222222"/>
            <w:sz w:val="27"/>
            <w:szCs w:val="27"/>
            <w:u w:val="single"/>
            <w:bdr w:val="none" w:sz="0" w:space="0" w:color="auto" w:frame="1"/>
            <w:lang w:eastAsia="fr-FR"/>
          </w:rPr>
          <w:t>Créer un triangle avec CSS?</w:t>
        </w:r>
      </w:hyperlink>
    </w:p>
    <w:p w:rsidR="001F2F4F" w:rsidRPr="001F2F4F" w:rsidRDefault="001F2F4F" w:rsidP="001F2F4F">
      <w:pPr>
        <w:numPr>
          <w:ilvl w:val="1"/>
          <w:numId w:val="9"/>
        </w:numPr>
        <w:shd w:val="clear" w:color="auto" w:fill="9E9E9E"/>
        <w:spacing w:after="0" w:line="240" w:lineRule="auto"/>
        <w:ind w:left="0"/>
        <w:textAlignment w:val="baseline"/>
        <w:rPr>
          <w:rFonts w:ascii="Arial" w:eastAsia="Times New Roman" w:hAnsi="Arial" w:cs="Arial"/>
          <w:color w:val="333333"/>
          <w:sz w:val="27"/>
          <w:szCs w:val="27"/>
          <w:lang w:eastAsia="fr-FR"/>
        </w:rPr>
      </w:pPr>
      <w:hyperlink r:id="rId19" w:tooltip="Comment concaténer des chaînes dans Entity Framework Query?" w:history="1">
        <w:r w:rsidRPr="001F2F4F">
          <w:rPr>
            <w:rFonts w:ascii="Arial" w:eastAsia="Times New Roman" w:hAnsi="Arial" w:cs="Arial"/>
            <w:color w:val="222222"/>
            <w:sz w:val="27"/>
            <w:szCs w:val="27"/>
            <w:u w:val="single"/>
            <w:bdr w:val="none" w:sz="0" w:space="0" w:color="auto" w:frame="1"/>
            <w:lang w:eastAsia="fr-FR"/>
          </w:rPr>
          <w:t>Comment concaténer des chaînes dans Entity Framework Query?</w:t>
        </w:r>
      </w:hyperlink>
    </w:p>
    <w:p w:rsidR="008020B1" w:rsidRDefault="001F2F4F">
      <w:bookmarkStart w:id="2" w:name="_GoBack"/>
      <w:bookmarkEnd w:id="2"/>
    </w:p>
    <w:sectPr w:rsidR="00802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E4E62"/>
    <w:multiLevelType w:val="multilevel"/>
    <w:tmpl w:val="B05E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B74E53"/>
    <w:multiLevelType w:val="multilevel"/>
    <w:tmpl w:val="3B68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C05601"/>
    <w:multiLevelType w:val="multilevel"/>
    <w:tmpl w:val="624A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numFmt w:val="decimal"/>
        <w:lvlText w:val="%3."/>
        <w:lvlJc w:val="left"/>
      </w:lvl>
    </w:lvlOverride>
  </w:num>
  <w:num w:numId="6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7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8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E2"/>
    <w:rsid w:val="001F2F4F"/>
    <w:rsid w:val="00804365"/>
    <w:rsid w:val="00847DE2"/>
    <w:rsid w:val="00F0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D0A9F-24CC-4D36-BD68-8A7976C8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F2F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F2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2F4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F2F4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1F2F4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2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F2F4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F2F4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F2F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F2F4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orli">
    <w:name w:val="orli"/>
    <w:basedOn w:val="Policepardfaut"/>
    <w:rsid w:val="001F2F4F"/>
  </w:style>
  <w:style w:type="character" w:customStyle="1" w:styleId="cacrs">
    <w:name w:val="cacrs"/>
    <w:basedOn w:val="Policepardfaut"/>
    <w:rsid w:val="001F2F4F"/>
  </w:style>
  <w:style w:type="paragraph" w:customStyle="1" w:styleId="must-log-in">
    <w:name w:val="must-log-in"/>
    <w:basedOn w:val="Normal"/>
    <w:rsid w:val="001F2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187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8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14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8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557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03576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8" w:color="auto"/>
                                        <w:left w:val="single" w:sz="12" w:space="8" w:color="FFEB8E"/>
                                        <w:bottom w:val="none" w:sz="0" w:space="8" w:color="auto"/>
                                        <w:right w:val="none" w:sz="0" w:space="8" w:color="auto"/>
                                      </w:divBdr>
                                    </w:div>
                                    <w:div w:id="14551787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745746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04109">
                                      <w:marLeft w:val="0"/>
                                      <w:marRight w:val="157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641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88543">
                                      <w:marLeft w:val="0"/>
                                      <w:marRight w:val="157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4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13869">
                                      <w:marLeft w:val="0"/>
                                      <w:marRight w:val="157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14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2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87979">
                                      <w:marLeft w:val="0"/>
                                      <w:marRight w:val="157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980400">
                          <w:marLeft w:val="0"/>
                          <w:marRight w:val="0"/>
                          <w:marTop w:val="4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4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1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671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8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09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839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899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3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users/1778681/plusa" TargetMode="External"/><Relationship Id="rId13" Type="http://schemas.openxmlformats.org/officeDocument/2006/relationships/hyperlink" Target="https://askcodez.com/wp-login.php?redirect_to=https%3A%2F%2Faskcodez.com%2Fpartition-dentier-algorithme-et-recursivite.html" TargetMode="External"/><Relationship Id="rId18" Type="http://schemas.openxmlformats.org/officeDocument/2006/relationships/hyperlink" Target="https://askcodez.com/creer-un-triangle-avec-cs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tackoverflow.com/questions/14053885/integer-partition-algorithm-and-recursion" TargetMode="External"/><Relationship Id="rId12" Type="http://schemas.openxmlformats.org/officeDocument/2006/relationships/hyperlink" Target="http://mathworld.wolfram.com/PartitionFunctionP.html" TargetMode="External"/><Relationship Id="rId17" Type="http://schemas.openxmlformats.org/officeDocument/2006/relationships/hyperlink" Target="https://askcodez.com/comment-puis-je-generer-des-nombres-aleatoires-dans-android-et-les-afficher-dans-un-champ-textview-lutilisateur-est-celui-qui-choisit-max-no-et-min-no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kcodez.com/jersey-comment-simuler-le-service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skcodez.com/" TargetMode="External"/><Relationship Id="rId11" Type="http://schemas.openxmlformats.org/officeDocument/2006/relationships/hyperlink" Target="https://askcodez.com/tag/recursion" TargetMode="External"/><Relationship Id="rId5" Type="http://schemas.openxmlformats.org/officeDocument/2006/relationships/hyperlink" Target="https://askcodez.com/politique-de-confidentialite" TargetMode="External"/><Relationship Id="rId15" Type="http://schemas.openxmlformats.org/officeDocument/2006/relationships/hyperlink" Target="https://askcodez.com/est-il-preferable-dutiliser-class-isenum-ou-instanceof-enum.html" TargetMode="External"/><Relationship Id="rId10" Type="http://schemas.openxmlformats.org/officeDocument/2006/relationships/hyperlink" Target="https://askcodez.com/tag/integer-partition" TargetMode="External"/><Relationship Id="rId19" Type="http://schemas.openxmlformats.org/officeDocument/2006/relationships/hyperlink" Target="https://askcodez.com/comment-concatener-des-chaines-dans-entity-framework-quer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kcodez.com/tag/algorithm" TargetMode="External"/><Relationship Id="rId14" Type="http://schemas.openxmlformats.org/officeDocument/2006/relationships/hyperlink" Target="https://askcodez.com/probleme-de-mise-a-lechelle-des-images-de-toile-html5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1138</Words>
  <Characters>6263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Masini</dc:creator>
  <cp:keywords/>
  <dc:description/>
  <cp:lastModifiedBy>Benjamin Masini</cp:lastModifiedBy>
  <cp:revision>2</cp:revision>
  <dcterms:created xsi:type="dcterms:W3CDTF">2022-12-09T13:29:00Z</dcterms:created>
  <dcterms:modified xsi:type="dcterms:W3CDTF">2022-12-09T13:30:00Z</dcterms:modified>
</cp:coreProperties>
</file>